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E744B" w14:textId="77777777" w:rsidR="00930D69" w:rsidRDefault="00930D69" w:rsidP="00930D69">
      <w:proofErr w:type="spellStart"/>
      <w:r>
        <w:t>Js</w:t>
      </w:r>
      <w:proofErr w:type="spellEnd"/>
      <w:r>
        <w:t xml:space="preserve"> printing method</w:t>
      </w:r>
    </w:p>
    <w:p w14:paraId="1E90279B" w14:textId="77777777" w:rsidR="00930D69" w:rsidRDefault="00930D69" w:rsidP="00930D69">
      <w:pPr>
        <w:pStyle w:val="ListParagraph"/>
        <w:numPr>
          <w:ilvl w:val="0"/>
          <w:numId w:val="1"/>
        </w:numPr>
      </w:pPr>
      <w:proofErr w:type="gramStart"/>
      <w:r>
        <w:t>Write(</w:t>
      </w:r>
      <w:proofErr w:type="gramEnd"/>
      <w:r>
        <w:t xml:space="preserve">) method :the write() method write HTML Expressions or </w:t>
      </w:r>
      <w:proofErr w:type="spellStart"/>
      <w:r>
        <w:t>javascript</w:t>
      </w:r>
      <w:proofErr w:type="spellEnd"/>
    </w:p>
    <w:p w14:paraId="1B4C2E4B" w14:textId="77777777" w:rsidR="00930D69" w:rsidRDefault="00930D69" w:rsidP="00930D69">
      <w:pPr>
        <w:pStyle w:val="ListParagraph"/>
      </w:pPr>
      <w:r>
        <w:t>Code to a document without line breaking.</w:t>
      </w:r>
    </w:p>
    <w:p w14:paraId="5498A393" w14:textId="77777777" w:rsidR="00930D69" w:rsidRDefault="00930D69" w:rsidP="00930D69">
      <w:pPr>
        <w:pStyle w:val="ListParagraph"/>
      </w:pPr>
    </w:p>
    <w:p w14:paraId="7EC81E4F" w14:textId="77777777" w:rsidR="00930D69" w:rsidRDefault="00930D69" w:rsidP="00930D69">
      <w:pPr>
        <w:pStyle w:val="ListParagraph"/>
      </w:pPr>
      <w:r>
        <w:t xml:space="preserve">Syn   </w:t>
      </w:r>
      <w:proofErr w:type="spellStart"/>
      <w:proofErr w:type="gramStart"/>
      <w:r>
        <w:t>window.document</w:t>
      </w:r>
      <w:proofErr w:type="gramEnd"/>
      <w:r>
        <w:t>.write</w:t>
      </w:r>
      <w:proofErr w:type="spellEnd"/>
      <w:r>
        <w:t>(val1,val2,val3……);</w:t>
      </w:r>
    </w:p>
    <w:p w14:paraId="5E3FA9B8" w14:textId="77777777" w:rsidR="00930D69" w:rsidRDefault="00930D69" w:rsidP="00930D69">
      <w:pPr>
        <w:pStyle w:val="ListParagraph"/>
      </w:pPr>
    </w:p>
    <w:p w14:paraId="4B5EDCC6" w14:textId="77777777" w:rsidR="00930D69" w:rsidRDefault="00930D69" w:rsidP="00930D69">
      <w:pPr>
        <w:pStyle w:val="ListParagraph"/>
        <w:numPr>
          <w:ilvl w:val="0"/>
          <w:numId w:val="1"/>
        </w:numPr>
      </w:pPr>
      <w:proofErr w:type="spellStart"/>
      <w:proofErr w:type="gramStart"/>
      <w:r>
        <w:t>writeln</w:t>
      </w:r>
      <w:proofErr w:type="spellEnd"/>
      <w:r>
        <w:t>(</w:t>
      </w:r>
      <w:proofErr w:type="gramEnd"/>
      <w:r>
        <w:t>) method</w:t>
      </w:r>
    </w:p>
    <w:p w14:paraId="1148651C" w14:textId="77777777" w:rsidR="00930D69" w:rsidRDefault="00930D69" w:rsidP="00930D69">
      <w:pPr>
        <w:pStyle w:val="ListParagraph"/>
      </w:pPr>
      <w:r>
        <w:t xml:space="preserve">the </w:t>
      </w:r>
      <w:proofErr w:type="spellStart"/>
      <w:proofErr w:type="gramStart"/>
      <w:r>
        <w:t>writeln</w:t>
      </w:r>
      <w:proofErr w:type="spellEnd"/>
      <w:r>
        <w:t>(</w:t>
      </w:r>
      <w:proofErr w:type="gramEnd"/>
      <w:r>
        <w:t xml:space="preserve">) method write HTML Expressions or </w:t>
      </w:r>
      <w:proofErr w:type="spellStart"/>
      <w:r>
        <w:t>javascript</w:t>
      </w:r>
      <w:proofErr w:type="spellEnd"/>
    </w:p>
    <w:p w14:paraId="215B9A19" w14:textId="77777777" w:rsidR="00930D69" w:rsidRDefault="00930D69" w:rsidP="00930D69">
      <w:pPr>
        <w:pStyle w:val="ListParagraph"/>
      </w:pPr>
      <w:r>
        <w:t>Code to a document with line breaking.</w:t>
      </w:r>
    </w:p>
    <w:p w14:paraId="52336A07" w14:textId="77777777" w:rsidR="00930D69" w:rsidRDefault="00930D69" w:rsidP="00930D69">
      <w:pPr>
        <w:pStyle w:val="ListParagraph"/>
      </w:pPr>
    </w:p>
    <w:p w14:paraId="19776A2F" w14:textId="77777777" w:rsidR="00930D69" w:rsidRDefault="00930D69" w:rsidP="00930D69">
      <w:pPr>
        <w:pStyle w:val="ListParagraph"/>
      </w:pPr>
      <w:r>
        <w:t xml:space="preserve">Syn   </w:t>
      </w:r>
      <w:proofErr w:type="spellStart"/>
      <w:proofErr w:type="gramStart"/>
      <w:r>
        <w:t>window.document</w:t>
      </w:r>
      <w:proofErr w:type="gramEnd"/>
      <w:r>
        <w:t>.writeln</w:t>
      </w:r>
      <w:proofErr w:type="spellEnd"/>
      <w:r>
        <w:t>(val1,val2,val3……);</w:t>
      </w:r>
    </w:p>
    <w:p w14:paraId="1531462C" w14:textId="77777777" w:rsidR="00930D69" w:rsidRDefault="00930D69" w:rsidP="00930D69">
      <w:pPr>
        <w:pStyle w:val="ListParagraph"/>
      </w:pPr>
    </w:p>
    <w:p w14:paraId="1E5DC933" w14:textId="77777777" w:rsidR="00930D69" w:rsidRDefault="00930D69" w:rsidP="00930D69">
      <w:pPr>
        <w:pStyle w:val="ListParagraph"/>
        <w:numPr>
          <w:ilvl w:val="0"/>
          <w:numId w:val="1"/>
        </w:numPr>
      </w:pPr>
      <w:proofErr w:type="gramStart"/>
      <w:r>
        <w:t>log(</w:t>
      </w:r>
      <w:proofErr w:type="gramEnd"/>
      <w:r>
        <w:t xml:space="preserve">) method: write on browser </w:t>
      </w:r>
      <w:proofErr w:type="spellStart"/>
      <w:r>
        <w:t>conole</w:t>
      </w:r>
      <w:proofErr w:type="spellEnd"/>
    </w:p>
    <w:p w14:paraId="0EFC5A62" w14:textId="77777777" w:rsidR="00930D69" w:rsidRDefault="00930D69" w:rsidP="00930D69">
      <w:pPr>
        <w:pStyle w:val="ListParagraph"/>
      </w:pPr>
    </w:p>
    <w:p w14:paraId="02242591" w14:textId="12BC72AE" w:rsidR="00930D69" w:rsidRDefault="00930D69" w:rsidP="00930D69">
      <w:pPr>
        <w:pStyle w:val="ListParagraph"/>
      </w:pPr>
      <w:r>
        <w:t>syn console.log(“val</w:t>
      </w:r>
      <w:proofErr w:type="gramStart"/>
      <w:r>
        <w:t>1,val</w:t>
      </w:r>
      <w:proofErr w:type="gramEnd"/>
      <w:r>
        <w:t>2,val3…..”);</w:t>
      </w:r>
    </w:p>
    <w:p w14:paraId="1EA69744" w14:textId="77777777" w:rsidR="004549F6" w:rsidRDefault="004549F6" w:rsidP="00930D69">
      <w:pPr>
        <w:pStyle w:val="ListParagraph"/>
      </w:pPr>
    </w:p>
    <w:p w14:paraId="11C8BF43" w14:textId="66CCCD6C" w:rsidR="004549F6" w:rsidRDefault="004429EB" w:rsidP="00930D69">
      <w:pPr>
        <w:pStyle w:val="ListParagraph"/>
      </w:pPr>
      <w:r>
        <w:fldChar w:fldCharType="begin"/>
      </w:r>
      <w:r>
        <w:instrText xml:space="preserve"> DATE \@ "M/d/yyyy" </w:instrText>
      </w:r>
      <w:r>
        <w:fldChar w:fldCharType="separate"/>
      </w:r>
      <w:r w:rsidR="00AC0BCA">
        <w:rPr>
          <w:noProof/>
        </w:rPr>
        <w:t>10/6/2024</w:t>
      </w:r>
      <w:r>
        <w:fldChar w:fldCharType="end"/>
      </w:r>
    </w:p>
    <w:p w14:paraId="4B9274D0" w14:textId="77777777" w:rsidR="0054633A" w:rsidRDefault="0054633A" w:rsidP="00930D69">
      <w:pPr>
        <w:pStyle w:val="ListParagraph"/>
      </w:pPr>
    </w:p>
    <w:p w14:paraId="00C73076" w14:textId="4FAFE660" w:rsidR="004549F6" w:rsidRDefault="00875F58" w:rsidP="00930D69">
      <w:pPr>
        <w:pStyle w:val="ListParagraph"/>
      </w:pPr>
      <w:r>
        <w:t>type of error</w:t>
      </w:r>
    </w:p>
    <w:p w14:paraId="090F26F0" w14:textId="266AAD41" w:rsidR="00875F58" w:rsidRDefault="00875F58" w:rsidP="00930D69">
      <w:pPr>
        <w:pStyle w:val="ListParagraph"/>
      </w:pPr>
      <w:r>
        <w:t>type error</w:t>
      </w:r>
    </w:p>
    <w:p w14:paraId="7655284C" w14:textId="08E87847" w:rsidR="00B02BA7" w:rsidRDefault="00B02BA7" w:rsidP="00B02BA7">
      <w:pPr>
        <w:pStyle w:val="ListParagraph"/>
      </w:pPr>
      <w:r>
        <w:t>reference error</w:t>
      </w:r>
    </w:p>
    <w:p w14:paraId="0F49AADF" w14:textId="2A2B7868" w:rsidR="00B02BA7" w:rsidRDefault="00B02BA7" w:rsidP="00B02BA7">
      <w:pPr>
        <w:pStyle w:val="ListParagraph"/>
      </w:pPr>
      <w:r>
        <w:t>range e</w:t>
      </w:r>
      <w:r w:rsidR="00760A2F">
        <w:t>rror</w:t>
      </w:r>
    </w:p>
    <w:p w14:paraId="4D8E3F6B" w14:textId="7FB00C38" w:rsidR="00B02BA7" w:rsidRDefault="00D268A2" w:rsidP="00B02BA7">
      <w:pPr>
        <w:pStyle w:val="ListParagraph"/>
      </w:pPr>
      <w:ins w:id="0" w:author="Microsoft Word" w:date="2024-10-02T16:51:00Z" w16du:dateUtc="2024-10-02T11:21:00Z">
        <w:r>
          <w:t>syntax</w:t>
        </w:r>
      </w:ins>
      <w:r w:rsidR="00760A2F">
        <w:t xml:space="preserve"> error</w:t>
      </w:r>
    </w:p>
    <w:p w14:paraId="1CE48B11" w14:textId="0525CA21" w:rsidR="00B02BA7" w:rsidRDefault="00760A2F" w:rsidP="00B02BA7">
      <w:pPr>
        <w:pStyle w:val="ListParagraph"/>
      </w:pPr>
      <w:proofErr w:type="spellStart"/>
      <w:r>
        <w:t>uri</w:t>
      </w:r>
      <w:proofErr w:type="spellEnd"/>
      <w:r>
        <w:t xml:space="preserve"> error</w:t>
      </w:r>
    </w:p>
    <w:p w14:paraId="3557C1CA" w14:textId="77777777" w:rsidR="007E79C5" w:rsidRDefault="007E79C5" w:rsidP="00B02BA7">
      <w:pPr>
        <w:pStyle w:val="ListParagraph"/>
      </w:pPr>
    </w:p>
    <w:p w14:paraId="225183B6" w14:textId="77777777" w:rsidR="000A09A0" w:rsidRDefault="000A09A0" w:rsidP="00B02BA7">
      <w:pPr>
        <w:pStyle w:val="ListParagraph"/>
      </w:pPr>
    </w:p>
    <w:p w14:paraId="48B136B6" w14:textId="7D9FDD04" w:rsidR="000A09A0" w:rsidRDefault="000A09A0" w:rsidP="00B02BA7">
      <w:pPr>
        <w:pStyle w:val="ListParagraph"/>
      </w:pPr>
      <w:r>
        <w:t>STRINF LITERNAL</w:t>
      </w:r>
    </w:p>
    <w:p w14:paraId="3FC1D57C" w14:textId="4642BFDC" w:rsidR="00930D69" w:rsidRDefault="0091016F" w:rsidP="0091016F">
      <w:pPr>
        <w:pStyle w:val="ListParagraph"/>
      </w:pPr>
      <w:proofErr w:type="gramStart"/>
      <w:r>
        <w:t xml:space="preserve">“  </w:t>
      </w:r>
      <w:proofErr w:type="gramEnd"/>
      <w:r>
        <w:t xml:space="preserve"> ” AND ‘   ‘  ARE SL</w:t>
      </w:r>
    </w:p>
    <w:p w14:paraId="385FE41C" w14:textId="41F1EF61" w:rsidR="0091016F" w:rsidRDefault="0091016F" w:rsidP="0091016F">
      <w:pPr>
        <w:pStyle w:val="ListParagraph"/>
        <w:numPr>
          <w:ilvl w:val="0"/>
          <w:numId w:val="2"/>
        </w:numPr>
      </w:pPr>
      <w:r>
        <w:t>STRING/TEXT</w:t>
      </w:r>
    </w:p>
    <w:p w14:paraId="3CA611B6" w14:textId="4FED549C" w:rsidR="0091016F" w:rsidRDefault="0091016F" w:rsidP="0091016F">
      <w:pPr>
        <w:pStyle w:val="ListParagraph"/>
        <w:numPr>
          <w:ilvl w:val="0"/>
          <w:numId w:val="2"/>
        </w:numPr>
      </w:pPr>
      <w:proofErr w:type="gramStart"/>
      <w:r>
        <w:t>EX  :</w:t>
      </w:r>
      <w:proofErr w:type="gramEnd"/>
      <w:r>
        <w:t xml:space="preserve">    “ RAM “</w:t>
      </w:r>
    </w:p>
    <w:p w14:paraId="5AC41C04" w14:textId="24287E83" w:rsidR="00146F81" w:rsidRDefault="00146F81" w:rsidP="0091016F">
      <w:pPr>
        <w:pStyle w:val="ListParagraph"/>
        <w:numPr>
          <w:ilvl w:val="0"/>
          <w:numId w:val="2"/>
        </w:numPr>
      </w:pPr>
      <w:r>
        <w:t>SINCE JS1</w:t>
      </w:r>
    </w:p>
    <w:p w14:paraId="0F0F3093" w14:textId="07A40593" w:rsidR="00C8085D" w:rsidRDefault="00C8085D" w:rsidP="0091016F">
      <w:pPr>
        <w:pStyle w:val="ListParagraph"/>
        <w:numPr>
          <w:ilvl w:val="0"/>
          <w:numId w:val="2"/>
        </w:numPr>
      </w:pPr>
      <w:r>
        <w:t>1 LINE OF TEXT</w:t>
      </w:r>
    </w:p>
    <w:p w14:paraId="71EC5C61" w14:textId="3DDA5B20" w:rsidR="008D6BAE" w:rsidRDefault="008D6BAE" w:rsidP="0091016F">
      <w:pPr>
        <w:pStyle w:val="ListParagraph"/>
        <w:numPr>
          <w:ilvl w:val="0"/>
          <w:numId w:val="2"/>
        </w:numPr>
      </w:pPr>
      <w:r>
        <w:t>NOT SUP IN</w:t>
      </w:r>
      <w:r w:rsidR="004B4189">
        <w:t>TERPOTTION</w:t>
      </w:r>
    </w:p>
    <w:p w14:paraId="11F75668" w14:textId="77777777" w:rsidR="00146F81" w:rsidRDefault="00146F81" w:rsidP="00146F81"/>
    <w:p w14:paraId="6991E81F" w14:textId="7C846598" w:rsidR="00146F81" w:rsidRDefault="00146F81" w:rsidP="00146F81">
      <w:r>
        <w:t>TEMPLETE LITERAL</w:t>
      </w:r>
    </w:p>
    <w:p w14:paraId="22B4E9CC" w14:textId="573635B4" w:rsidR="00146F81" w:rsidRDefault="00F70BC3" w:rsidP="00146F81">
      <w:pPr>
        <w:pStyle w:val="ListParagraph"/>
        <w:numPr>
          <w:ilvl w:val="0"/>
          <w:numId w:val="2"/>
        </w:numPr>
      </w:pPr>
      <w:r>
        <w:t>` ` BACKTICK</w:t>
      </w:r>
    </w:p>
    <w:p w14:paraId="6ECBC7DB" w14:textId="3EF3C9ED" w:rsidR="00F70BC3" w:rsidRDefault="00F70BC3" w:rsidP="00146F81">
      <w:pPr>
        <w:pStyle w:val="ListParagraph"/>
        <w:numPr>
          <w:ilvl w:val="0"/>
          <w:numId w:val="2"/>
        </w:numPr>
      </w:pPr>
      <w:r>
        <w:lastRenderedPageBreak/>
        <w:t>STRING/TEXT</w:t>
      </w:r>
    </w:p>
    <w:p w14:paraId="0A0ADB1A" w14:textId="474B1896" w:rsidR="00F70BC3" w:rsidRDefault="00F70BC3" w:rsidP="00F70BC3">
      <w:pPr>
        <w:pStyle w:val="ListParagraph"/>
        <w:numPr>
          <w:ilvl w:val="0"/>
          <w:numId w:val="2"/>
        </w:numPr>
      </w:pPr>
      <w:r>
        <w:t xml:space="preserve"> `HELLO`</w:t>
      </w:r>
    </w:p>
    <w:p w14:paraId="06A7DAFB" w14:textId="1F9A23FE" w:rsidR="00F70BC3" w:rsidRDefault="00F70BC3" w:rsidP="00F70BC3">
      <w:pPr>
        <w:pStyle w:val="ListParagraph"/>
        <w:numPr>
          <w:ilvl w:val="0"/>
          <w:numId w:val="2"/>
        </w:numPr>
      </w:pPr>
      <w:r>
        <w:t>SINCE JS 6</w:t>
      </w:r>
    </w:p>
    <w:p w14:paraId="19731D2C" w14:textId="50147B46" w:rsidR="00C8085D" w:rsidRDefault="00DB60F4" w:rsidP="00F70BC3">
      <w:pPr>
        <w:pStyle w:val="ListParagraph"/>
        <w:numPr>
          <w:ilvl w:val="0"/>
          <w:numId w:val="2"/>
        </w:numPr>
      </w:pPr>
      <w:r>
        <w:t>N NUMBER OD LINE</w:t>
      </w:r>
    </w:p>
    <w:p w14:paraId="3991EBCF" w14:textId="1E930D48" w:rsidR="004B4189" w:rsidRDefault="004B4189" w:rsidP="00F70BC3">
      <w:pPr>
        <w:pStyle w:val="ListParagraph"/>
        <w:numPr>
          <w:ilvl w:val="0"/>
          <w:numId w:val="2"/>
        </w:numPr>
      </w:pPr>
      <w:r>
        <w:t>IT SUPPORT SUP INTERPOLATION</w:t>
      </w:r>
    </w:p>
    <w:p w14:paraId="59E1B7AC" w14:textId="09B0B622" w:rsidR="009C244A" w:rsidRDefault="009C244A"/>
    <w:p w14:paraId="74AB3E2E" w14:textId="77777777" w:rsidR="00001FE1" w:rsidRDefault="00001FE1"/>
    <w:p w14:paraId="2F69FA19" w14:textId="44BBBD2A" w:rsidR="00001FE1" w:rsidRDefault="00001FE1">
      <w:r>
        <w:t>Working with Variable</w:t>
      </w:r>
    </w:p>
    <w:p w14:paraId="5F9E2DCB" w14:textId="7CA0E806" w:rsidR="00001FE1" w:rsidRDefault="00001FE1">
      <w:r>
        <w:t>VARI</w:t>
      </w:r>
      <w:r w:rsidR="00B8625F">
        <w:t xml:space="preserve">ABLE </w:t>
      </w:r>
      <w:r w:rsidR="00AC774F">
        <w:t xml:space="preserve">IS </w:t>
      </w:r>
      <w:r w:rsidR="00724B48">
        <w:t>REFARENCE Name of a memory block</w:t>
      </w:r>
    </w:p>
    <w:p w14:paraId="3D7B60C8" w14:textId="6BC361BD" w:rsidR="00724B48" w:rsidRDefault="00724B48">
      <w:r>
        <w:t>Variable are created or stored in RAM (</w:t>
      </w:r>
      <w:r w:rsidR="00972EB6">
        <w:t>stack area</w:t>
      </w:r>
      <w:r>
        <w:t>)</w:t>
      </w:r>
    </w:p>
    <w:p w14:paraId="02F7FE36" w14:textId="0B0E64E7" w:rsidR="00835769" w:rsidRDefault="004F40D6">
      <w:r>
        <w:t xml:space="preserve">Used to </w:t>
      </w:r>
      <w:r w:rsidR="00835769">
        <w:t xml:space="preserve">Store and hold a value for </w:t>
      </w:r>
      <w:r w:rsidR="00972EB6">
        <w:t xml:space="preserve">purpose </w:t>
      </w:r>
      <w:r>
        <w:t>and automatically substitution value in steps</w:t>
      </w:r>
    </w:p>
    <w:p w14:paraId="4DFC4DAB" w14:textId="77777777" w:rsidR="00BC722A" w:rsidRDefault="00BC722A"/>
    <w:p w14:paraId="1FA8E956" w14:textId="77777777" w:rsidR="00BC722A" w:rsidRDefault="00BC722A"/>
    <w:p w14:paraId="295E30DC" w14:textId="42B50D71" w:rsidR="00BC722A" w:rsidRPr="00AE4CD1" w:rsidRDefault="00AE4CD1">
      <w:pPr>
        <w:rPr>
          <w:u w:val="double"/>
        </w:rPr>
      </w:pPr>
      <w:r>
        <w:rPr>
          <w:u w:val="double"/>
        </w:rPr>
        <w:fldChar w:fldCharType="begin"/>
      </w:r>
      <w:r>
        <w:rPr>
          <w:u w:val="double"/>
        </w:rPr>
        <w:instrText xml:space="preserve"> DATE \@ "M/d/yyyy" </w:instrText>
      </w:r>
      <w:r>
        <w:rPr>
          <w:u w:val="double"/>
        </w:rPr>
        <w:fldChar w:fldCharType="separate"/>
      </w:r>
      <w:r w:rsidR="00AC0BCA">
        <w:rPr>
          <w:noProof/>
          <w:u w:val="double"/>
        </w:rPr>
        <w:t>10/6/2024</w:t>
      </w:r>
      <w:r>
        <w:rPr>
          <w:u w:val="double"/>
        </w:rPr>
        <w:fldChar w:fldCharType="end"/>
      </w:r>
    </w:p>
    <w:p w14:paraId="0120ADC6" w14:textId="06647857" w:rsidR="00BC722A" w:rsidRDefault="00BC722A">
      <w:r>
        <w:sym w:font="Wingdings" w:char="F0E8"/>
      </w:r>
      <w:r>
        <w:t xml:space="preserve"> Where do we declare</w:t>
      </w:r>
    </w:p>
    <w:p w14:paraId="0719F355" w14:textId="634EC5EB" w:rsidR="00BC722A" w:rsidRDefault="00BC722A" w:rsidP="00BC722A">
      <w:pPr>
        <w:pStyle w:val="ListParagraph"/>
        <w:numPr>
          <w:ilvl w:val="0"/>
          <w:numId w:val="4"/>
        </w:numPr>
      </w:pPr>
      <w:r>
        <w:t xml:space="preserve">Rule for variable naming </w:t>
      </w:r>
    </w:p>
    <w:p w14:paraId="3C997DEA" w14:textId="633EBEDD" w:rsidR="00BC722A" w:rsidRDefault="00BC722A" w:rsidP="00BC722A">
      <w:pPr>
        <w:pStyle w:val="ListParagraph"/>
        <w:numPr>
          <w:ilvl w:val="0"/>
          <w:numId w:val="4"/>
        </w:numPr>
      </w:pPr>
      <w:r>
        <w:t xml:space="preserve">Name should be start a to z and A to Z, _ underscore, </w:t>
      </w:r>
      <w:proofErr w:type="gramStart"/>
      <w:r>
        <w:t>or  $</w:t>
      </w:r>
      <w:proofErr w:type="gramEnd"/>
      <w:r>
        <w:t xml:space="preserve"> dollar sign</w:t>
      </w:r>
    </w:p>
    <w:p w14:paraId="1D7CD0B0" w14:textId="22661A17" w:rsidR="00BC722A" w:rsidRDefault="00BC722A" w:rsidP="00BC722A">
      <w:pPr>
        <w:pStyle w:val="ListParagraph"/>
        <w:numPr>
          <w:ilvl w:val="0"/>
          <w:numId w:val="4"/>
        </w:numPr>
      </w:pPr>
      <w:r>
        <w:t>Variables are case sensitive ex a and A is different</w:t>
      </w:r>
    </w:p>
    <w:p w14:paraId="5898E6A5" w14:textId="2A162999" w:rsidR="00BC722A" w:rsidRDefault="00BC722A" w:rsidP="00BC722A">
      <w:pPr>
        <w:pStyle w:val="ListParagraph"/>
        <w:numPr>
          <w:ilvl w:val="0"/>
          <w:numId w:val="4"/>
        </w:numPr>
      </w:pPr>
      <w:r>
        <w:t>Space is not allowed means should be a single word only</w:t>
      </w:r>
    </w:p>
    <w:p w14:paraId="42941C76" w14:textId="5668BA05" w:rsidR="00BC722A" w:rsidRDefault="00BC722A" w:rsidP="00BC722A">
      <w:pPr>
        <w:pStyle w:val="ListParagraph"/>
        <w:numPr>
          <w:ilvl w:val="0"/>
          <w:numId w:val="4"/>
        </w:numPr>
      </w:pPr>
      <w:r>
        <w:t xml:space="preserve">Special char are not allowed except (_ underscore, </w:t>
      </w:r>
      <w:proofErr w:type="gramStart"/>
      <w:r>
        <w:t>$  dollar</w:t>
      </w:r>
      <w:proofErr w:type="gramEnd"/>
      <w:r>
        <w:t>)  will work</w:t>
      </w:r>
    </w:p>
    <w:p w14:paraId="2CBE5B07" w14:textId="77777777" w:rsidR="00BC722A" w:rsidRDefault="00BC722A" w:rsidP="00BC722A"/>
    <w:p w14:paraId="7D42ABB2" w14:textId="4476C5AB" w:rsidR="00BC722A" w:rsidRDefault="00515137" w:rsidP="0051513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543CD" wp14:editId="3CE6A089">
                <wp:simplePos x="0" y="0"/>
                <wp:positionH relativeFrom="column">
                  <wp:posOffset>-62753</wp:posOffset>
                </wp:positionH>
                <wp:positionV relativeFrom="paragraph">
                  <wp:posOffset>196402</wp:posOffset>
                </wp:positionV>
                <wp:extent cx="6485965" cy="1846729"/>
                <wp:effectExtent l="0" t="0" r="10160" b="20320"/>
                <wp:wrapNone/>
                <wp:docPr id="11518039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5965" cy="18467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C1968" id="Rectangle 1" o:spid="_x0000_s1026" style="position:absolute;margin-left:-4.95pt;margin-top:15.45pt;width:510.7pt;height:14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  <w:r>
        <w:t>RAM</w:t>
      </w:r>
    </w:p>
    <w:p w14:paraId="22BC6AA0" w14:textId="1957B69A" w:rsidR="00BC722A" w:rsidRDefault="00515137" w:rsidP="0051513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504FCB9" wp14:editId="15A48CF3">
                <wp:simplePos x="0" y="0"/>
                <wp:positionH relativeFrom="column">
                  <wp:posOffset>-26894</wp:posOffset>
                </wp:positionH>
                <wp:positionV relativeFrom="paragraph">
                  <wp:posOffset>224043</wp:posOffset>
                </wp:positionV>
                <wp:extent cx="6333565" cy="1308847"/>
                <wp:effectExtent l="0" t="0" r="10160" b="24765"/>
                <wp:wrapNone/>
                <wp:docPr id="20485223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565" cy="1308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46026" id="Rectangle 2" o:spid="_x0000_s1026" style="position:absolute;margin-left:-2.1pt;margin-top:17.65pt;width:498.7pt;height:103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" fillcolor="#156082 [3204]" strokecolor="#030e13 [484]" strokeweight="1pt"/>
            </w:pict>
          </mc:Fallback>
        </mc:AlternateContent>
      </w:r>
      <w:r w:rsidR="00BC722A">
        <w:t>J</w:t>
      </w:r>
      <w:r>
        <w:t>ava</w:t>
      </w:r>
      <w:r w:rsidR="00BC722A">
        <w:t>S</w:t>
      </w:r>
      <w:r>
        <w:t>cript</w:t>
      </w:r>
      <w:r w:rsidR="00BC722A">
        <w:t xml:space="preserve"> RUNTIME AREA</w:t>
      </w:r>
    </w:p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4918"/>
        <w:gridCol w:w="4918"/>
      </w:tblGrid>
      <w:tr w:rsidR="00BC722A" w14:paraId="336885D7" w14:textId="77777777" w:rsidTr="00515137">
        <w:trPr>
          <w:trHeight w:val="755"/>
        </w:trPr>
        <w:tc>
          <w:tcPr>
            <w:tcW w:w="4918" w:type="dxa"/>
            <w:shd w:val="clear" w:color="auto" w:fill="D86DCB" w:themeFill="accent5" w:themeFillTint="99"/>
          </w:tcPr>
          <w:p w14:paraId="6C8DCD3D" w14:textId="77777777" w:rsidR="00F03492" w:rsidRDefault="00BC722A" w:rsidP="00515137">
            <w:pPr>
              <w:jc w:val="center"/>
            </w:pPr>
            <w:r w:rsidRPr="00BC722A">
              <w:t>Stack area</w:t>
            </w:r>
          </w:p>
          <w:p w14:paraId="7D7C6053" w14:textId="2966EC8E" w:rsidR="00BC722A" w:rsidRPr="00BC722A" w:rsidRDefault="00BC722A" w:rsidP="00515137">
            <w:pPr>
              <w:jc w:val="center"/>
              <w:rPr>
                <w:color w:val="FF0000"/>
                <w:highlight w:val="magenta"/>
              </w:rPr>
            </w:pPr>
            <w:r w:rsidRPr="00BC722A">
              <w:t>variable</w:t>
            </w:r>
            <w:r w:rsidR="00F03492">
              <w:t xml:space="preserve">, </w:t>
            </w:r>
            <w:r w:rsidRPr="00BC722A">
              <w:t>params</w:t>
            </w:r>
            <w:r w:rsidR="00F03492">
              <w:t xml:space="preserve">, current running </w:t>
            </w:r>
            <w:r w:rsidRPr="00BC722A">
              <w:t>code</w:t>
            </w:r>
          </w:p>
        </w:tc>
        <w:tc>
          <w:tcPr>
            <w:tcW w:w="4918" w:type="dxa"/>
            <w:shd w:val="clear" w:color="auto" w:fill="45B0E1" w:themeFill="accent1" w:themeFillTint="99"/>
          </w:tcPr>
          <w:p w14:paraId="179A883A" w14:textId="668052EA" w:rsidR="00F03492" w:rsidRDefault="00BC722A" w:rsidP="00515137">
            <w:pPr>
              <w:jc w:val="center"/>
            </w:pPr>
            <w:r w:rsidRPr="00BC722A">
              <w:t>Heap area</w:t>
            </w:r>
          </w:p>
          <w:p w14:paraId="27884FC2" w14:textId="0B33F5C4" w:rsidR="00BC722A" w:rsidRPr="00BC722A" w:rsidRDefault="00F03492" w:rsidP="00515137">
            <w:pPr>
              <w:jc w:val="center"/>
              <w:rPr>
                <w:color w:val="FF0000"/>
              </w:rPr>
            </w:pPr>
            <w:r w:rsidRPr="00BC722A">
              <w:t>A</w:t>
            </w:r>
            <w:r w:rsidR="00BA45A5" w:rsidRPr="00BC722A">
              <w:t>rray</w:t>
            </w:r>
            <w:r>
              <w:t xml:space="preserve">, </w:t>
            </w:r>
            <w:r w:rsidR="00BC722A" w:rsidRPr="00BC722A">
              <w:t>obj</w:t>
            </w:r>
            <w:r>
              <w:t xml:space="preserve">ect, </w:t>
            </w:r>
            <w:r w:rsidRPr="00BC722A">
              <w:t>fun</w:t>
            </w:r>
            <w:r>
              <w:t>ctions</w:t>
            </w:r>
          </w:p>
        </w:tc>
      </w:tr>
      <w:tr w:rsidR="00BC722A" w14:paraId="4E181B3E" w14:textId="77777777" w:rsidTr="00515137">
        <w:trPr>
          <w:trHeight w:val="851"/>
        </w:trPr>
        <w:tc>
          <w:tcPr>
            <w:tcW w:w="4918" w:type="dxa"/>
            <w:shd w:val="clear" w:color="auto" w:fill="92D050"/>
          </w:tcPr>
          <w:p w14:paraId="29AB38B0" w14:textId="63F9D4B1" w:rsidR="00F03492" w:rsidRDefault="00BC722A" w:rsidP="00515137">
            <w:pPr>
              <w:jc w:val="center"/>
            </w:pPr>
            <w:r w:rsidRPr="00BC722A">
              <w:t>Class/method area</w:t>
            </w:r>
          </w:p>
          <w:p w14:paraId="4BE36411" w14:textId="4D7C9D4B" w:rsidR="00BC722A" w:rsidRDefault="00F03492" w:rsidP="00515137">
            <w:pPr>
              <w:jc w:val="center"/>
            </w:pPr>
            <w:r w:rsidRPr="00BC722A">
              <w:t>C</w:t>
            </w:r>
            <w:r w:rsidR="00BC722A" w:rsidRPr="00BC722A">
              <w:t>lass</w:t>
            </w:r>
            <w:r>
              <w:t xml:space="preserve">, </w:t>
            </w:r>
            <w:r w:rsidR="00BA45A5" w:rsidRPr="00BC722A">
              <w:t>constructor</w:t>
            </w:r>
            <w:r>
              <w:t>,</w:t>
            </w:r>
            <w:r w:rsidR="00BC722A" w:rsidRPr="00BC722A">
              <w:t xml:space="preserve"> static items</w:t>
            </w:r>
          </w:p>
        </w:tc>
        <w:tc>
          <w:tcPr>
            <w:tcW w:w="4918" w:type="dxa"/>
            <w:shd w:val="clear" w:color="auto" w:fill="FFFF00"/>
          </w:tcPr>
          <w:p w14:paraId="6D82CDA5" w14:textId="5CE9D779" w:rsidR="00BC722A" w:rsidRPr="00BC722A" w:rsidRDefault="00BC722A" w:rsidP="00515137">
            <w:pPr>
              <w:jc w:val="center"/>
              <w:rPr>
                <w:highlight w:val="yellow"/>
              </w:rPr>
            </w:pPr>
            <w:r w:rsidRPr="00BC722A">
              <w:rPr>
                <w:highlight w:val="yellow"/>
              </w:rPr>
              <w:t>Register AREA</w:t>
            </w:r>
          </w:p>
        </w:tc>
      </w:tr>
    </w:tbl>
    <w:p w14:paraId="351DF114" w14:textId="77777777" w:rsidR="00BC722A" w:rsidRDefault="00BC722A" w:rsidP="00BC722A"/>
    <w:p w14:paraId="09FD227C" w14:textId="77777777" w:rsidR="00B56B8B" w:rsidRDefault="00B56B8B" w:rsidP="00BC72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6B8B" w14:paraId="176FDE2F" w14:textId="77777777" w:rsidTr="00B56B8B">
        <w:tc>
          <w:tcPr>
            <w:tcW w:w="2337" w:type="dxa"/>
          </w:tcPr>
          <w:p w14:paraId="5E8E7878" w14:textId="77777777" w:rsidR="00B56B8B" w:rsidRDefault="00B56B8B" w:rsidP="00BC722A"/>
        </w:tc>
        <w:tc>
          <w:tcPr>
            <w:tcW w:w="2337" w:type="dxa"/>
          </w:tcPr>
          <w:p w14:paraId="1AB07BF9" w14:textId="1E00C886" w:rsidR="00B56B8B" w:rsidRDefault="00B56B8B" w:rsidP="00BC722A">
            <w:r>
              <w:t>var</w:t>
            </w:r>
          </w:p>
        </w:tc>
        <w:tc>
          <w:tcPr>
            <w:tcW w:w="2338" w:type="dxa"/>
          </w:tcPr>
          <w:p w14:paraId="7F90B3E7" w14:textId="50C081B2" w:rsidR="00B56B8B" w:rsidRDefault="00B56B8B" w:rsidP="00BC722A">
            <w:r>
              <w:t>Let</w:t>
            </w:r>
          </w:p>
        </w:tc>
        <w:tc>
          <w:tcPr>
            <w:tcW w:w="2338" w:type="dxa"/>
          </w:tcPr>
          <w:p w14:paraId="6D52AAD0" w14:textId="15C7BE14" w:rsidR="00B56B8B" w:rsidRDefault="00D421D7" w:rsidP="00BC722A">
            <w:r>
              <w:t>const</w:t>
            </w:r>
          </w:p>
        </w:tc>
      </w:tr>
      <w:tr w:rsidR="00B56B8B" w14:paraId="555C5E28" w14:textId="77777777" w:rsidTr="00B56B8B">
        <w:tc>
          <w:tcPr>
            <w:tcW w:w="2337" w:type="dxa"/>
          </w:tcPr>
          <w:p w14:paraId="39AB64DA" w14:textId="3FDD3501" w:rsidR="00B56B8B" w:rsidRDefault="00CA2733" w:rsidP="00BC722A">
            <w:proofErr w:type="spellStart"/>
            <w:r>
              <w:t>decalation</w:t>
            </w:r>
            <w:proofErr w:type="spellEnd"/>
          </w:p>
        </w:tc>
        <w:tc>
          <w:tcPr>
            <w:tcW w:w="2337" w:type="dxa"/>
          </w:tcPr>
          <w:p w14:paraId="7F48C660" w14:textId="59617BC0" w:rsidR="00B56B8B" w:rsidRDefault="00D421D7" w:rsidP="00BC722A">
            <w:r>
              <w:t>Y</w:t>
            </w:r>
          </w:p>
        </w:tc>
        <w:tc>
          <w:tcPr>
            <w:tcW w:w="2338" w:type="dxa"/>
          </w:tcPr>
          <w:p w14:paraId="25EF4025" w14:textId="3D1F5231" w:rsidR="00B56B8B" w:rsidRDefault="00D421D7" w:rsidP="00BC722A">
            <w:r>
              <w:t>y</w:t>
            </w:r>
          </w:p>
        </w:tc>
        <w:tc>
          <w:tcPr>
            <w:tcW w:w="2338" w:type="dxa"/>
          </w:tcPr>
          <w:p w14:paraId="667C9B3D" w14:textId="2AD3D238" w:rsidR="00B56B8B" w:rsidRDefault="00D421D7" w:rsidP="00BC722A">
            <w:r>
              <w:t>n</w:t>
            </w:r>
          </w:p>
        </w:tc>
      </w:tr>
      <w:tr w:rsidR="00CA2733" w14:paraId="45D51794" w14:textId="77777777" w:rsidTr="00B56B8B">
        <w:tc>
          <w:tcPr>
            <w:tcW w:w="2337" w:type="dxa"/>
          </w:tcPr>
          <w:p w14:paraId="53950D0E" w14:textId="3B4BD692" w:rsidR="00CA2733" w:rsidRDefault="00CA2733" w:rsidP="00CA2733">
            <w:r>
              <w:t>assignment</w:t>
            </w:r>
          </w:p>
        </w:tc>
        <w:tc>
          <w:tcPr>
            <w:tcW w:w="2337" w:type="dxa"/>
          </w:tcPr>
          <w:p w14:paraId="1822BAD7" w14:textId="697BD275" w:rsidR="00CA2733" w:rsidRDefault="00CA2733" w:rsidP="00CA2733">
            <w:r>
              <w:t>Y</w:t>
            </w:r>
          </w:p>
        </w:tc>
        <w:tc>
          <w:tcPr>
            <w:tcW w:w="2338" w:type="dxa"/>
          </w:tcPr>
          <w:p w14:paraId="07667B0A" w14:textId="0703F01E" w:rsidR="00CA2733" w:rsidRDefault="00CA2733" w:rsidP="00CA2733">
            <w:r>
              <w:t>Y</w:t>
            </w:r>
          </w:p>
        </w:tc>
        <w:tc>
          <w:tcPr>
            <w:tcW w:w="2338" w:type="dxa"/>
          </w:tcPr>
          <w:p w14:paraId="018AD334" w14:textId="1B3476BA" w:rsidR="00CA2733" w:rsidRDefault="00CA2733" w:rsidP="00CA2733">
            <w:r>
              <w:t>n</w:t>
            </w:r>
          </w:p>
        </w:tc>
      </w:tr>
      <w:tr w:rsidR="00CA2733" w14:paraId="3E234D23" w14:textId="77777777" w:rsidTr="00B56B8B">
        <w:tc>
          <w:tcPr>
            <w:tcW w:w="2337" w:type="dxa"/>
          </w:tcPr>
          <w:p w14:paraId="1AF6709F" w14:textId="759F538D" w:rsidR="00CA2733" w:rsidRDefault="00CA2733" w:rsidP="00CA2733">
            <w:r>
              <w:t>Modification</w:t>
            </w:r>
          </w:p>
        </w:tc>
        <w:tc>
          <w:tcPr>
            <w:tcW w:w="2337" w:type="dxa"/>
          </w:tcPr>
          <w:p w14:paraId="7B4B3942" w14:textId="449A9704" w:rsidR="00CA2733" w:rsidRDefault="00CA2733" w:rsidP="00CA2733">
            <w:r>
              <w:t>Y</w:t>
            </w:r>
          </w:p>
        </w:tc>
        <w:tc>
          <w:tcPr>
            <w:tcW w:w="2338" w:type="dxa"/>
          </w:tcPr>
          <w:p w14:paraId="0FE08D58" w14:textId="7E304F34" w:rsidR="00CA2733" w:rsidRDefault="00CA2733" w:rsidP="00CA2733">
            <w:r>
              <w:t>Y</w:t>
            </w:r>
          </w:p>
        </w:tc>
        <w:tc>
          <w:tcPr>
            <w:tcW w:w="2338" w:type="dxa"/>
          </w:tcPr>
          <w:p w14:paraId="349B1FE4" w14:textId="46BB82E1" w:rsidR="00CA2733" w:rsidRDefault="00CA2733" w:rsidP="00CA2733">
            <w:r>
              <w:t>n</w:t>
            </w:r>
          </w:p>
        </w:tc>
      </w:tr>
      <w:tr w:rsidR="00CA2733" w14:paraId="6F99AA22" w14:textId="77777777" w:rsidTr="00B56B8B">
        <w:tc>
          <w:tcPr>
            <w:tcW w:w="2337" w:type="dxa"/>
          </w:tcPr>
          <w:p w14:paraId="6B53135A" w14:textId="2D8F0642" w:rsidR="00CA2733" w:rsidRDefault="00CA2733" w:rsidP="00CA2733">
            <w:proofErr w:type="spellStart"/>
            <w:r>
              <w:t>Initalzation</w:t>
            </w:r>
            <w:proofErr w:type="spellEnd"/>
          </w:p>
        </w:tc>
        <w:tc>
          <w:tcPr>
            <w:tcW w:w="2337" w:type="dxa"/>
          </w:tcPr>
          <w:p w14:paraId="6D1A4327" w14:textId="79A057CE" w:rsidR="00CA2733" w:rsidRDefault="00CA2733" w:rsidP="00CA2733">
            <w:r>
              <w:t>y</w:t>
            </w:r>
          </w:p>
        </w:tc>
        <w:tc>
          <w:tcPr>
            <w:tcW w:w="2338" w:type="dxa"/>
          </w:tcPr>
          <w:p w14:paraId="238F18E5" w14:textId="39160F34" w:rsidR="00CA2733" w:rsidRDefault="00CA2733" w:rsidP="00CA2733">
            <w:r>
              <w:t>Y</w:t>
            </w:r>
          </w:p>
        </w:tc>
        <w:tc>
          <w:tcPr>
            <w:tcW w:w="2338" w:type="dxa"/>
          </w:tcPr>
          <w:p w14:paraId="43BAC80E" w14:textId="280C54FB" w:rsidR="00CA2733" w:rsidRDefault="00CA2733" w:rsidP="00CA2733">
            <w:r>
              <w:t>y</w:t>
            </w:r>
          </w:p>
        </w:tc>
      </w:tr>
      <w:tr w:rsidR="00A402E8" w14:paraId="6B088A76" w14:textId="77777777" w:rsidTr="00B56B8B">
        <w:tc>
          <w:tcPr>
            <w:tcW w:w="2337" w:type="dxa"/>
          </w:tcPr>
          <w:p w14:paraId="0F9F7DCB" w14:textId="1517566A" w:rsidR="00A402E8" w:rsidRDefault="00A402E8" w:rsidP="00CA2733">
            <w:r>
              <w:t>Version</w:t>
            </w:r>
          </w:p>
        </w:tc>
        <w:tc>
          <w:tcPr>
            <w:tcW w:w="2337" w:type="dxa"/>
          </w:tcPr>
          <w:p w14:paraId="74A9934F" w14:textId="35C915ED" w:rsidR="00A402E8" w:rsidRDefault="00A402E8" w:rsidP="00CA2733">
            <w:r>
              <w:t>Js1</w:t>
            </w:r>
          </w:p>
        </w:tc>
        <w:tc>
          <w:tcPr>
            <w:tcW w:w="2338" w:type="dxa"/>
          </w:tcPr>
          <w:p w14:paraId="2885313E" w14:textId="638A0041" w:rsidR="00A402E8" w:rsidRDefault="00A402E8" w:rsidP="00CA2733">
            <w:r>
              <w:t>Js6</w:t>
            </w:r>
          </w:p>
        </w:tc>
        <w:tc>
          <w:tcPr>
            <w:tcW w:w="2338" w:type="dxa"/>
          </w:tcPr>
          <w:p w14:paraId="18BECE99" w14:textId="2CD41B2F" w:rsidR="00A402E8" w:rsidRDefault="00A402E8" w:rsidP="00CA2733">
            <w:r>
              <w:t>Js6</w:t>
            </w:r>
          </w:p>
        </w:tc>
      </w:tr>
    </w:tbl>
    <w:p w14:paraId="3094F109" w14:textId="6DC91748" w:rsidR="00B56B8B" w:rsidRDefault="00B56B8B" w:rsidP="00BC722A"/>
    <w:p w14:paraId="48FE55C2" w14:textId="77777777" w:rsidR="00A402E8" w:rsidRDefault="00A402E8" w:rsidP="00BC722A"/>
    <w:p w14:paraId="5F7B7A97" w14:textId="0E5348E6" w:rsidR="009253E7" w:rsidRDefault="009253E7" w:rsidP="00BC722A">
      <w:r>
        <w:t>Loosely typed</w:t>
      </w:r>
    </w:p>
    <w:p w14:paraId="59CC14EA" w14:textId="77777777" w:rsidR="004851D6" w:rsidRDefault="009253E7" w:rsidP="00BC722A">
      <w:proofErr w:type="spellStart"/>
      <w:r>
        <w:t>Javascript</w:t>
      </w:r>
      <w:proofErr w:type="spellEnd"/>
      <w:r>
        <w:t xml:space="preserve"> did </w:t>
      </w:r>
      <w:r w:rsidR="009D684C">
        <w:t xml:space="preserve">not </w:t>
      </w:r>
      <w:proofErr w:type="spellStart"/>
      <w:r w:rsidR="009D684C">
        <w:t>privoder</w:t>
      </w:r>
      <w:proofErr w:type="spellEnd"/>
      <w:r w:rsidR="009D684C">
        <w:t xml:space="preserve"> any data types for declaring variable and</w:t>
      </w:r>
    </w:p>
    <w:p w14:paraId="70E52802" w14:textId="53AF1CE5" w:rsidR="004278D2" w:rsidRDefault="004851D6" w:rsidP="00BC722A">
      <w:r>
        <w:t>x</w:t>
      </w:r>
      <w:r w:rsidR="004278D2">
        <w:t xml:space="preserve"> variable in </w:t>
      </w:r>
      <w:proofErr w:type="spellStart"/>
      <w:r w:rsidR="004278D2">
        <w:t>javascript</w:t>
      </w:r>
      <w:proofErr w:type="spellEnd"/>
      <w:r>
        <w:t xml:space="preserve"> </w:t>
      </w:r>
      <w:r w:rsidR="00311369">
        <w:t>Any type of value</w:t>
      </w:r>
      <w:r w:rsidR="004278D2">
        <w:t>.</w:t>
      </w:r>
    </w:p>
    <w:p w14:paraId="718F60F6" w14:textId="25701ADA" w:rsidR="00311369" w:rsidRDefault="00311369" w:rsidP="00BC722A">
      <w:r>
        <w:t xml:space="preserve">So </w:t>
      </w:r>
      <w:proofErr w:type="spellStart"/>
      <w:r>
        <w:t>js</w:t>
      </w:r>
      <w:proofErr w:type="spellEnd"/>
      <w:r>
        <w:t xml:space="preserve"> is loosely typed</w:t>
      </w:r>
    </w:p>
    <w:p w14:paraId="5F3F5719" w14:textId="77777777" w:rsidR="004851D6" w:rsidRDefault="004851D6" w:rsidP="00BC722A"/>
    <w:p w14:paraId="18FFC1A9" w14:textId="77777777" w:rsidR="00C75EC6" w:rsidRDefault="00C75EC6" w:rsidP="00BC722A"/>
    <w:p w14:paraId="10169DB4" w14:textId="1D74F2A5" w:rsidR="00C75EC6" w:rsidRDefault="00C75EC6" w:rsidP="00BC722A">
      <w:r>
        <w:t xml:space="preserve">Dynamically typed </w:t>
      </w:r>
    </w:p>
    <w:p w14:paraId="0F7B8637" w14:textId="4E00D22E" w:rsidR="00C75EC6" w:rsidRDefault="00C75EC6" w:rsidP="00BC722A">
      <w:r>
        <w:t xml:space="preserve">We can use a </w:t>
      </w:r>
      <w:proofErr w:type="spellStart"/>
      <w:r>
        <w:t>vari</w:t>
      </w:r>
      <w:r w:rsidR="00D3478A">
        <w:t>vble</w:t>
      </w:r>
      <w:proofErr w:type="spellEnd"/>
      <w:r w:rsidR="00D3478A">
        <w:t xml:space="preserve"> directly without declaring it in </w:t>
      </w:r>
      <w:proofErr w:type="spellStart"/>
      <w:r w:rsidR="00D3478A">
        <w:t>javascript</w:t>
      </w:r>
      <w:proofErr w:type="spellEnd"/>
      <w:r w:rsidR="00D3478A">
        <w:t xml:space="preserve"> it is called </w:t>
      </w:r>
      <w:proofErr w:type="spellStart"/>
      <w:r w:rsidR="00D3478A">
        <w:t>Dynamincally</w:t>
      </w:r>
      <w:proofErr w:type="spellEnd"/>
      <w:r w:rsidR="00D3478A">
        <w:t xml:space="preserve"> typed prog</w:t>
      </w:r>
      <w:r w:rsidR="001F01A9">
        <w:t>ramming</w:t>
      </w:r>
    </w:p>
    <w:p w14:paraId="66ACAC4E" w14:textId="77777777" w:rsidR="001F01A9" w:rsidRDefault="001F01A9" w:rsidP="00BC722A"/>
    <w:p w14:paraId="082D6E4D" w14:textId="540BDA1F" w:rsidR="001F01A9" w:rsidRDefault="001F01A9" w:rsidP="00BC722A">
      <w:r>
        <w:t>A=</w:t>
      </w:r>
      <w:proofErr w:type="gramStart"/>
      <w:r>
        <w:t>10;</w:t>
      </w:r>
      <w:proofErr w:type="gramEnd"/>
    </w:p>
    <w:p w14:paraId="7090D58F" w14:textId="42F04D82" w:rsidR="001F01A9" w:rsidRDefault="001F01A9" w:rsidP="00BC722A">
      <w:proofErr w:type="spellStart"/>
      <w:r>
        <w:t>Document.writeln</w:t>
      </w:r>
      <w:proofErr w:type="spellEnd"/>
      <w:r>
        <w:t>(A</w:t>
      </w:r>
      <w:proofErr w:type="gramStart"/>
      <w:r>
        <w:t>);</w:t>
      </w:r>
      <w:proofErr w:type="gramEnd"/>
    </w:p>
    <w:p w14:paraId="35F34039" w14:textId="77777777" w:rsidR="00CA2733" w:rsidRDefault="00CA2733" w:rsidP="00BC722A"/>
    <w:p w14:paraId="67F1154F" w14:textId="77777777" w:rsidR="00EC4773" w:rsidRDefault="00EC4773" w:rsidP="00BC722A"/>
    <w:p w14:paraId="62A4BA0D" w14:textId="77777777" w:rsidR="00EC4773" w:rsidRDefault="00EC4773" w:rsidP="00BC722A"/>
    <w:p w14:paraId="7AD110B1" w14:textId="77777777" w:rsidR="00EC4773" w:rsidRDefault="00EC4773" w:rsidP="00BC722A"/>
    <w:p w14:paraId="0F2FAF33" w14:textId="77777777" w:rsidR="00EC4773" w:rsidRDefault="00EC4773" w:rsidP="00BC722A"/>
    <w:p w14:paraId="29A86594" w14:textId="77777777" w:rsidR="00EC4773" w:rsidRDefault="00EC4773" w:rsidP="00BC722A"/>
    <w:p w14:paraId="09BBE5FF" w14:textId="77777777" w:rsidR="00EC4773" w:rsidRDefault="00EC4773" w:rsidP="00BC722A"/>
    <w:p w14:paraId="4445894D" w14:textId="77777777" w:rsidR="00EC4773" w:rsidRDefault="00EC4773" w:rsidP="00BC722A"/>
    <w:p w14:paraId="382CF41C" w14:textId="77777777" w:rsidR="00EC4773" w:rsidRDefault="00EC4773" w:rsidP="00BC722A"/>
    <w:p w14:paraId="45B60753" w14:textId="2B54F114" w:rsidR="00EC4773" w:rsidRPr="00C54A32" w:rsidRDefault="00EC4773" w:rsidP="00C54A32">
      <w:pPr>
        <w:jc w:val="center"/>
        <w:rPr>
          <w:color w:val="FF0000"/>
        </w:rPr>
      </w:pPr>
      <w:r w:rsidRPr="00C54A32">
        <w:rPr>
          <w:color w:val="FF0000"/>
          <w:highlight w:val="yellow"/>
        </w:rPr>
        <w:lastRenderedPageBreak/>
        <w:fldChar w:fldCharType="begin"/>
      </w:r>
      <w:r w:rsidRPr="00C54A32">
        <w:rPr>
          <w:color w:val="FF0000"/>
          <w:highlight w:val="yellow"/>
        </w:rPr>
        <w:instrText xml:space="preserve"> DATE \@ "M/d/yyyy" </w:instrText>
      </w:r>
      <w:r w:rsidRPr="00C54A32">
        <w:rPr>
          <w:color w:val="FF0000"/>
          <w:highlight w:val="yellow"/>
        </w:rPr>
        <w:fldChar w:fldCharType="separate"/>
      </w:r>
      <w:r w:rsidR="00AC0BCA">
        <w:rPr>
          <w:noProof/>
          <w:color w:val="FF0000"/>
          <w:highlight w:val="yellow"/>
        </w:rPr>
        <w:t>10/6/2024</w:t>
      </w:r>
      <w:r w:rsidRPr="00C54A32">
        <w:rPr>
          <w:color w:val="FF0000"/>
          <w:highlight w:val="yellow"/>
        </w:rPr>
        <w:fldChar w:fldCharType="end"/>
      </w:r>
    </w:p>
    <w:p w14:paraId="70A424C6" w14:textId="62B053BC" w:rsidR="00EC4773" w:rsidRPr="00EC4773" w:rsidRDefault="00EC4773" w:rsidP="00BC722A">
      <w:pPr>
        <w:rPr>
          <w:b/>
          <w:bCs/>
        </w:rPr>
      </w:pPr>
      <w:r w:rsidRPr="00EC4773">
        <w:rPr>
          <w:b/>
          <w:bCs/>
        </w:rPr>
        <w:t>J</w:t>
      </w:r>
      <w:r>
        <w:rPr>
          <w:b/>
          <w:bCs/>
        </w:rPr>
        <w:t>avaScript</w:t>
      </w:r>
      <w:r w:rsidRPr="00EC4773">
        <w:rPr>
          <w:b/>
          <w:bCs/>
        </w:rPr>
        <w:t xml:space="preserve"> provide 2 type of </w:t>
      </w:r>
      <w:r w:rsidR="00C54A32">
        <w:rPr>
          <w:b/>
          <w:bCs/>
        </w:rPr>
        <w:t>D</w:t>
      </w:r>
      <w:r w:rsidRPr="00EC4773">
        <w:rPr>
          <w:b/>
          <w:bCs/>
        </w:rPr>
        <w:t xml:space="preserve">ata type  </w:t>
      </w:r>
    </w:p>
    <w:p w14:paraId="40A9E10A" w14:textId="57AA12FA" w:rsidR="00EC4773" w:rsidRDefault="00EC4773" w:rsidP="00EC4773">
      <w:pPr>
        <w:pStyle w:val="ListParagraph"/>
        <w:numPr>
          <w:ilvl w:val="0"/>
          <w:numId w:val="5"/>
        </w:numPr>
      </w:pPr>
      <w:r>
        <w:t>primitive data type</w:t>
      </w:r>
    </w:p>
    <w:p w14:paraId="15EE02D4" w14:textId="7BB3E10F" w:rsidR="00EC4773" w:rsidRDefault="00EC4773" w:rsidP="00EC4773">
      <w:pPr>
        <w:pStyle w:val="ListParagraph"/>
        <w:numPr>
          <w:ilvl w:val="0"/>
          <w:numId w:val="5"/>
        </w:numPr>
        <w:spacing w:after="0"/>
      </w:pPr>
      <w:r>
        <w:t xml:space="preserve">Non- primitive data type </w:t>
      </w:r>
    </w:p>
    <w:p w14:paraId="7A53ECA1" w14:textId="77777777" w:rsidR="00424DD4" w:rsidRDefault="00424DD4" w:rsidP="00424DD4">
      <w:pPr>
        <w:pStyle w:val="ListParagraph"/>
        <w:spacing w:after="0"/>
      </w:pP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4676"/>
        <w:gridCol w:w="4676"/>
      </w:tblGrid>
      <w:tr w:rsidR="00EC4773" w14:paraId="1899CF31" w14:textId="77777777" w:rsidTr="00D476AC">
        <w:trPr>
          <w:trHeight w:val="419"/>
        </w:trPr>
        <w:tc>
          <w:tcPr>
            <w:tcW w:w="4676" w:type="dxa"/>
          </w:tcPr>
          <w:p w14:paraId="51DB4B8B" w14:textId="0DABD98B" w:rsidR="00EC4773" w:rsidRPr="00424DD4" w:rsidRDefault="00EC4773" w:rsidP="00424DD4">
            <w:pPr>
              <w:jc w:val="center"/>
              <w:rPr>
                <w:b/>
                <w:bCs/>
              </w:rPr>
            </w:pPr>
            <w:r w:rsidRPr="00424DD4">
              <w:rPr>
                <w:b/>
                <w:bCs/>
              </w:rPr>
              <w:t>Primitive data type</w:t>
            </w:r>
          </w:p>
        </w:tc>
        <w:tc>
          <w:tcPr>
            <w:tcW w:w="4676" w:type="dxa"/>
          </w:tcPr>
          <w:p w14:paraId="64EDF9EC" w14:textId="766F80C0" w:rsidR="00EC4773" w:rsidRPr="00424DD4" w:rsidRDefault="00EC4773" w:rsidP="00424DD4">
            <w:pPr>
              <w:jc w:val="center"/>
              <w:rPr>
                <w:b/>
                <w:bCs/>
              </w:rPr>
            </w:pPr>
            <w:r w:rsidRPr="00424DD4">
              <w:rPr>
                <w:b/>
                <w:bCs/>
              </w:rPr>
              <w:t>Non – primitive data type</w:t>
            </w:r>
          </w:p>
        </w:tc>
      </w:tr>
      <w:tr w:rsidR="00EC4773" w14:paraId="74E23025" w14:textId="77777777" w:rsidTr="00D476AC">
        <w:trPr>
          <w:trHeight w:val="501"/>
        </w:trPr>
        <w:tc>
          <w:tcPr>
            <w:tcW w:w="4676" w:type="dxa"/>
          </w:tcPr>
          <w:p w14:paraId="5FAE5953" w14:textId="2160E3F7" w:rsidR="00C54A32" w:rsidRPr="00424DD4" w:rsidRDefault="00C54A32" w:rsidP="00D476AC">
            <w:pPr>
              <w:pStyle w:val="ListParagraph"/>
              <w:numPr>
                <w:ilvl w:val="0"/>
                <w:numId w:val="11"/>
              </w:numPr>
            </w:pPr>
            <w:r>
              <w:t>Variable</w:t>
            </w:r>
            <w:r w:rsidR="00EC4773" w:rsidRPr="00424DD4">
              <w:t xml:space="preserve"> </w:t>
            </w:r>
            <w:r w:rsidR="00424DD4" w:rsidRPr="00424DD4">
              <w:t>stores</w:t>
            </w:r>
            <w:r w:rsidR="00EC4773" w:rsidRPr="00424DD4">
              <w:t xml:space="preserve"> data directly</w:t>
            </w:r>
          </w:p>
        </w:tc>
        <w:tc>
          <w:tcPr>
            <w:tcW w:w="4676" w:type="dxa"/>
          </w:tcPr>
          <w:p w14:paraId="3EA5ACC7" w14:textId="3953709F" w:rsidR="00424DD4" w:rsidRPr="00424DD4" w:rsidRDefault="00EC4773" w:rsidP="00D476AC">
            <w:pPr>
              <w:pStyle w:val="ListParagraph"/>
              <w:numPr>
                <w:ilvl w:val="0"/>
                <w:numId w:val="9"/>
              </w:numPr>
            </w:pPr>
            <w:r w:rsidRPr="00424DD4">
              <w:t>There variable store reference(</w:t>
            </w:r>
            <w:r w:rsidR="00424DD4" w:rsidRPr="00424DD4">
              <w:t>address</w:t>
            </w:r>
            <w:r w:rsidRPr="00424DD4">
              <w:t>)</w:t>
            </w:r>
          </w:p>
        </w:tc>
      </w:tr>
      <w:tr w:rsidR="00EC4773" w14:paraId="5AE0F9D4" w14:textId="77777777" w:rsidTr="00D476AC">
        <w:trPr>
          <w:trHeight w:val="419"/>
        </w:trPr>
        <w:tc>
          <w:tcPr>
            <w:tcW w:w="4676" w:type="dxa"/>
          </w:tcPr>
          <w:p w14:paraId="245E0430" w14:textId="57B17E64" w:rsidR="00EC4773" w:rsidRDefault="00C54A32" w:rsidP="00D476AC">
            <w:pPr>
              <w:pStyle w:val="ListParagraph"/>
              <w:numPr>
                <w:ilvl w:val="0"/>
                <w:numId w:val="11"/>
              </w:numPr>
            </w:pPr>
            <w:r>
              <w:t>Variable can store 1 value</w:t>
            </w:r>
          </w:p>
        </w:tc>
        <w:tc>
          <w:tcPr>
            <w:tcW w:w="4676" w:type="dxa"/>
          </w:tcPr>
          <w:p w14:paraId="45D36BF2" w14:textId="2603D5F5" w:rsidR="00C54A32" w:rsidRDefault="00C54A32" w:rsidP="00D476AC">
            <w:pPr>
              <w:pStyle w:val="ListParagraph"/>
              <w:numPr>
                <w:ilvl w:val="0"/>
                <w:numId w:val="9"/>
              </w:numPr>
            </w:pPr>
            <w:r>
              <w:t>No of value</w:t>
            </w:r>
          </w:p>
        </w:tc>
      </w:tr>
      <w:tr w:rsidR="00EC4773" w14:paraId="407BBB76" w14:textId="77777777" w:rsidTr="00D476AC">
        <w:trPr>
          <w:trHeight w:val="419"/>
        </w:trPr>
        <w:tc>
          <w:tcPr>
            <w:tcW w:w="4676" w:type="dxa"/>
          </w:tcPr>
          <w:p w14:paraId="03DD2ED5" w14:textId="235BAF82" w:rsidR="00C54A32" w:rsidRDefault="00C54A32" w:rsidP="00D476AC">
            <w:pPr>
              <w:pStyle w:val="ListParagraph"/>
              <w:numPr>
                <w:ilvl w:val="0"/>
                <w:numId w:val="11"/>
              </w:numPr>
            </w:pPr>
            <w:r>
              <w:t xml:space="preserve"> Stored in Stack area</w:t>
            </w:r>
          </w:p>
        </w:tc>
        <w:tc>
          <w:tcPr>
            <w:tcW w:w="4676" w:type="dxa"/>
          </w:tcPr>
          <w:p w14:paraId="575A5BAC" w14:textId="21B37877" w:rsidR="00EC4773" w:rsidRDefault="007757C2" w:rsidP="00D476AC">
            <w:pPr>
              <w:pStyle w:val="ListParagraph"/>
              <w:numPr>
                <w:ilvl w:val="0"/>
                <w:numId w:val="9"/>
              </w:numPr>
            </w:pPr>
            <w:r>
              <w:t>Variable</w:t>
            </w:r>
            <w:r w:rsidR="00D476AC">
              <w:t xml:space="preserve"> are stored in heap Area</w:t>
            </w:r>
            <w:r w:rsidR="00C54A32">
              <w:t xml:space="preserve"> </w:t>
            </w:r>
          </w:p>
        </w:tc>
      </w:tr>
      <w:tr w:rsidR="00D476AC" w14:paraId="35444112" w14:textId="77777777" w:rsidTr="00D476AC">
        <w:trPr>
          <w:trHeight w:val="419"/>
        </w:trPr>
        <w:tc>
          <w:tcPr>
            <w:tcW w:w="4676" w:type="dxa"/>
          </w:tcPr>
          <w:p w14:paraId="65D37FDF" w14:textId="7B66FE38" w:rsidR="00D476AC" w:rsidRDefault="00D476AC" w:rsidP="00D476AC">
            <w:pPr>
              <w:pStyle w:val="ListParagraph"/>
              <w:numPr>
                <w:ilvl w:val="0"/>
                <w:numId w:val="11"/>
              </w:numPr>
              <w:tabs>
                <w:tab w:val="left" w:pos="1052"/>
              </w:tabs>
            </w:pPr>
            <w:r>
              <w:t>Primitive data type not shareable</w:t>
            </w:r>
          </w:p>
        </w:tc>
        <w:tc>
          <w:tcPr>
            <w:tcW w:w="4676" w:type="dxa"/>
          </w:tcPr>
          <w:p w14:paraId="7DDD7E53" w14:textId="1B7C4D73" w:rsidR="00D476AC" w:rsidRDefault="00D476AC" w:rsidP="00D476AC">
            <w:pPr>
              <w:pStyle w:val="ListParagraph"/>
              <w:numPr>
                <w:ilvl w:val="0"/>
                <w:numId w:val="9"/>
              </w:numPr>
            </w:pPr>
            <w:r>
              <w:t>Data type shareable</w:t>
            </w:r>
          </w:p>
        </w:tc>
      </w:tr>
      <w:tr w:rsidR="00D476AC" w14:paraId="70280427" w14:textId="77777777" w:rsidTr="00D476AC">
        <w:trPr>
          <w:trHeight w:val="419"/>
        </w:trPr>
        <w:tc>
          <w:tcPr>
            <w:tcW w:w="4676" w:type="dxa"/>
          </w:tcPr>
          <w:p w14:paraId="16812064" w14:textId="550DACDD" w:rsidR="00D476AC" w:rsidRDefault="00D476AC" w:rsidP="00D476AC">
            <w:pPr>
              <w:pStyle w:val="ListParagraph"/>
              <w:numPr>
                <w:ilvl w:val="0"/>
                <w:numId w:val="11"/>
              </w:numPr>
            </w:pPr>
            <w:r>
              <w:t>Non- references data type</w:t>
            </w:r>
          </w:p>
        </w:tc>
        <w:tc>
          <w:tcPr>
            <w:tcW w:w="4676" w:type="dxa"/>
          </w:tcPr>
          <w:p w14:paraId="72C44F6D" w14:textId="31DBEF9A" w:rsidR="00D476AC" w:rsidRDefault="00D476AC" w:rsidP="00D476AC">
            <w:pPr>
              <w:pStyle w:val="ListParagraph"/>
              <w:numPr>
                <w:ilvl w:val="0"/>
                <w:numId w:val="9"/>
              </w:numPr>
            </w:pPr>
            <w:r>
              <w:t>references data type</w:t>
            </w:r>
          </w:p>
        </w:tc>
      </w:tr>
      <w:tr w:rsidR="00D476AC" w14:paraId="4C9A6CCB" w14:textId="77777777" w:rsidTr="00D476AC">
        <w:trPr>
          <w:trHeight w:val="419"/>
        </w:trPr>
        <w:tc>
          <w:tcPr>
            <w:tcW w:w="4676" w:type="dxa"/>
          </w:tcPr>
          <w:p w14:paraId="4A343A3D" w14:textId="71B86625" w:rsidR="00D476AC" w:rsidRDefault="00D476AC" w:rsidP="00D476AC">
            <w:pPr>
              <w:pStyle w:val="ListParagraph"/>
              <w:numPr>
                <w:ilvl w:val="0"/>
                <w:numId w:val="11"/>
              </w:numPr>
            </w:pPr>
            <w:r>
              <w:t>per-defined</w:t>
            </w:r>
          </w:p>
        </w:tc>
        <w:tc>
          <w:tcPr>
            <w:tcW w:w="4676" w:type="dxa"/>
          </w:tcPr>
          <w:p w14:paraId="50AB098E" w14:textId="35A8C60C" w:rsidR="00D476AC" w:rsidRDefault="00D476AC" w:rsidP="00D476AC">
            <w:pPr>
              <w:pStyle w:val="ListParagraph"/>
              <w:numPr>
                <w:ilvl w:val="0"/>
                <w:numId w:val="9"/>
              </w:numPr>
            </w:pPr>
            <w:r>
              <w:t>user-defined</w:t>
            </w:r>
          </w:p>
        </w:tc>
      </w:tr>
      <w:tr w:rsidR="00D476AC" w14:paraId="156404F8" w14:textId="77777777" w:rsidTr="00D476AC">
        <w:trPr>
          <w:trHeight w:val="419"/>
        </w:trPr>
        <w:tc>
          <w:tcPr>
            <w:tcW w:w="4676" w:type="dxa"/>
          </w:tcPr>
          <w:p w14:paraId="5B4C8A47" w14:textId="02B8CF19" w:rsidR="00D476AC" w:rsidRDefault="00D476AC" w:rsidP="00D476AC">
            <w:pPr>
              <w:pStyle w:val="ListParagraph"/>
              <w:numPr>
                <w:ilvl w:val="0"/>
                <w:numId w:val="11"/>
              </w:numPr>
            </w:pPr>
            <w:r>
              <w:t xml:space="preserve">ex: </w:t>
            </w:r>
            <w:proofErr w:type="gramStart"/>
            <w:r>
              <w:t>string ,</w:t>
            </w:r>
            <w:proofErr w:type="gramEnd"/>
            <w:r>
              <w:t xml:space="preserve"> number, Boolean, undefined null(object)</w:t>
            </w:r>
          </w:p>
        </w:tc>
        <w:tc>
          <w:tcPr>
            <w:tcW w:w="4676" w:type="dxa"/>
          </w:tcPr>
          <w:p w14:paraId="22619A2A" w14:textId="612CF5BE" w:rsidR="00D476AC" w:rsidRDefault="00D476AC" w:rsidP="00D476AC">
            <w:pPr>
              <w:pStyle w:val="ListParagraph"/>
              <w:numPr>
                <w:ilvl w:val="0"/>
                <w:numId w:val="9"/>
              </w:numPr>
            </w:pPr>
            <w:r>
              <w:t>ex: array function class/object</w:t>
            </w:r>
          </w:p>
        </w:tc>
      </w:tr>
      <w:tr w:rsidR="007757C2" w14:paraId="628E0538" w14:textId="77777777" w:rsidTr="00D476AC">
        <w:trPr>
          <w:trHeight w:val="419"/>
        </w:trPr>
        <w:tc>
          <w:tcPr>
            <w:tcW w:w="4676" w:type="dxa"/>
          </w:tcPr>
          <w:p w14:paraId="75C3C8A9" w14:textId="288E09C3" w:rsidR="007757C2" w:rsidRDefault="007757C2" w:rsidP="00D476AC">
            <w:pPr>
              <w:pStyle w:val="ListParagraph"/>
              <w:numPr>
                <w:ilvl w:val="0"/>
                <w:numId w:val="11"/>
              </w:numPr>
            </w:pPr>
            <w:r>
              <w:t>var/let/const only</w:t>
            </w:r>
          </w:p>
        </w:tc>
        <w:tc>
          <w:tcPr>
            <w:tcW w:w="4676" w:type="dxa"/>
          </w:tcPr>
          <w:p w14:paraId="72F600EA" w14:textId="7C88BF0F" w:rsidR="007757C2" w:rsidRDefault="007757C2" w:rsidP="00D476AC">
            <w:pPr>
              <w:pStyle w:val="ListParagraph"/>
              <w:numPr>
                <w:ilvl w:val="0"/>
                <w:numId w:val="9"/>
              </w:numPr>
            </w:pPr>
            <w:r>
              <w:t xml:space="preserve">var/ let/ const + new / </w:t>
            </w:r>
            <w:proofErr w:type="gramStart"/>
            <w:r>
              <w:t>[ ]</w:t>
            </w:r>
            <w:proofErr w:type="gramEnd"/>
            <w:r>
              <w:t xml:space="preserve"> / { }</w:t>
            </w:r>
          </w:p>
        </w:tc>
      </w:tr>
    </w:tbl>
    <w:p w14:paraId="2C25E11C" w14:textId="1C9186D3" w:rsidR="00EC4773" w:rsidRDefault="00EC4773" w:rsidP="00BC722A"/>
    <w:p w14:paraId="77A69442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2E3A01D7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0683C0EE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4A1BDBDD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73F872AF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533B79B1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5AA12C7F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2EE646F2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52C4D410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2DF559E0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79520785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5F829D27" w14:textId="77777777" w:rsidR="00E5123F" w:rsidRDefault="00E5123F" w:rsidP="006145FB">
      <w:pPr>
        <w:jc w:val="center"/>
        <w:rPr>
          <w:color w:val="FF0000"/>
          <w:highlight w:val="yellow"/>
          <w:u w:val="double"/>
        </w:rPr>
      </w:pPr>
    </w:p>
    <w:p w14:paraId="08A88DFE" w14:textId="588D1CBC" w:rsidR="00EC7DC7" w:rsidRDefault="006145FB" w:rsidP="006145FB">
      <w:pPr>
        <w:jc w:val="center"/>
        <w:rPr>
          <w:color w:val="FF0000"/>
          <w:u w:val="double"/>
        </w:rPr>
      </w:pPr>
      <w:r w:rsidRPr="006145FB">
        <w:rPr>
          <w:color w:val="FF0000"/>
          <w:highlight w:val="yellow"/>
          <w:u w:val="double"/>
        </w:rPr>
        <w:lastRenderedPageBreak/>
        <w:fldChar w:fldCharType="begin"/>
      </w:r>
      <w:r w:rsidRPr="006145FB">
        <w:rPr>
          <w:color w:val="FF0000"/>
          <w:highlight w:val="yellow"/>
          <w:u w:val="double"/>
        </w:rPr>
        <w:instrText xml:space="preserve"> DATE \@ "M/d/yyyy" </w:instrText>
      </w:r>
      <w:r w:rsidRPr="006145FB">
        <w:rPr>
          <w:color w:val="FF0000"/>
          <w:highlight w:val="yellow"/>
          <w:u w:val="double"/>
        </w:rPr>
        <w:fldChar w:fldCharType="separate"/>
      </w:r>
      <w:r w:rsidR="00AC0BCA">
        <w:rPr>
          <w:noProof/>
          <w:color w:val="FF0000"/>
          <w:highlight w:val="yellow"/>
          <w:u w:val="double"/>
        </w:rPr>
        <w:t>10/6/2024</w:t>
      </w:r>
      <w:r w:rsidRPr="006145FB">
        <w:rPr>
          <w:color w:val="FF0000"/>
          <w:highlight w:val="yellow"/>
          <w:u w:val="double"/>
        </w:rPr>
        <w:fldChar w:fldCharType="end"/>
      </w:r>
    </w:p>
    <w:p w14:paraId="53E3AE61" w14:textId="77777777" w:rsidR="006145FB" w:rsidRDefault="006145FB" w:rsidP="006145FB">
      <w:pPr>
        <w:rPr>
          <w:color w:val="FF0000"/>
          <w:u w:val="double"/>
        </w:rPr>
      </w:pPr>
    </w:p>
    <w:p w14:paraId="4CE84DA0" w14:textId="6A461D80" w:rsidR="00244B78" w:rsidRDefault="00244B78" w:rsidP="006145FB">
      <w:pPr>
        <w:pBdr>
          <w:bottom w:val="single" w:sz="6" w:space="1" w:color="auto"/>
        </w:pBdr>
        <w:rPr>
          <w:u w:val="double"/>
        </w:rPr>
      </w:pPr>
      <w:r>
        <w:rPr>
          <w:u w:val="double"/>
        </w:rPr>
        <w:t>JAVASCRIPT operators</w:t>
      </w:r>
    </w:p>
    <w:p w14:paraId="34B4534B" w14:textId="0B3DC6D6" w:rsidR="00244B78" w:rsidRDefault="00760ACD" w:rsidP="005100BB">
      <w:pPr>
        <w:pStyle w:val="ListParagraph"/>
        <w:numPr>
          <w:ilvl w:val="0"/>
          <w:numId w:val="12"/>
        </w:numPr>
      </w:pPr>
      <w:r w:rsidRPr="005100BB">
        <w:t xml:space="preserve">The </w:t>
      </w:r>
      <w:proofErr w:type="spellStart"/>
      <w:r w:rsidRPr="005100BB">
        <w:t>operatar</w:t>
      </w:r>
      <w:proofErr w:type="spellEnd"/>
      <w:r w:rsidRPr="005100BB">
        <w:t xml:space="preserve"> is a special char which perform some </w:t>
      </w:r>
      <w:r w:rsidR="005100BB" w:rsidRPr="005100BB">
        <w:t>operation/task</w:t>
      </w:r>
    </w:p>
    <w:p w14:paraId="74DB541B" w14:textId="257E5686" w:rsidR="005100BB" w:rsidRDefault="00EB3716" w:rsidP="005100BB">
      <w:pPr>
        <w:pStyle w:val="ListParagraph"/>
        <w:numPr>
          <w:ilvl w:val="0"/>
          <w:numId w:val="12"/>
        </w:numPr>
      </w:pPr>
      <w:r>
        <w:t xml:space="preserve">Every operator is a special char/symbol, but every </w:t>
      </w:r>
      <w:r w:rsidR="00D65772">
        <w:t xml:space="preserve">symbol is not </w:t>
      </w:r>
      <w:r>
        <w:t>operator</w:t>
      </w:r>
    </w:p>
    <w:p w14:paraId="758ED907" w14:textId="1B0CE1BA" w:rsidR="002D7ED3" w:rsidRDefault="002D60A2" w:rsidP="005100BB">
      <w:pPr>
        <w:pStyle w:val="ListParagraph"/>
        <w:numPr>
          <w:ilvl w:val="0"/>
          <w:numId w:val="12"/>
        </w:numPr>
      </w:pPr>
      <w:r>
        <w:t>Every operator requires operands</w:t>
      </w:r>
    </w:p>
    <w:p w14:paraId="52C068C9" w14:textId="007945C0" w:rsidR="002D60A2" w:rsidRDefault="002D60A2" w:rsidP="002D60A2">
      <w:pPr>
        <w:pStyle w:val="ListParagraph"/>
        <w:ind w:left="1080"/>
      </w:pPr>
      <w:r>
        <w:t xml:space="preserve">  </w:t>
      </w:r>
      <w:r>
        <w:tab/>
      </w:r>
      <w:r>
        <w:tab/>
      </w:r>
      <w:proofErr w:type="spellStart"/>
      <w:r>
        <w:t>A+</w:t>
      </w:r>
      <w:proofErr w:type="gramStart"/>
      <w:r>
        <w:t>b</w:t>
      </w:r>
      <w:proofErr w:type="spellEnd"/>
      <w:r>
        <w:t xml:space="preserve">  </w:t>
      </w:r>
      <w:r>
        <w:tab/>
      </w:r>
      <w:proofErr w:type="gramEnd"/>
      <w:r>
        <w:tab/>
        <w:t xml:space="preserve">10-20 </w:t>
      </w:r>
    </w:p>
    <w:p w14:paraId="61A4BF85" w14:textId="11AA19CF" w:rsidR="002D60A2" w:rsidRDefault="00411A5A" w:rsidP="00411A5A">
      <w:r>
        <w:t>Types:</w:t>
      </w:r>
    </w:p>
    <w:p w14:paraId="1147186E" w14:textId="51B82F01" w:rsidR="00411A5A" w:rsidRDefault="00411A5A" w:rsidP="00411A5A">
      <w:r>
        <w:t>8 types of operators</w:t>
      </w:r>
    </w:p>
    <w:p w14:paraId="12CCDBAD" w14:textId="60E79303" w:rsidR="00411A5A" w:rsidRDefault="009F0D14" w:rsidP="00411A5A">
      <w:r>
        <w:t>Unary operators</w:t>
      </w:r>
    </w:p>
    <w:p w14:paraId="657D8F54" w14:textId="055D9EC8" w:rsidR="00993231" w:rsidRDefault="00993231" w:rsidP="00411A5A">
      <w:r>
        <w:tab/>
        <w:t xml:space="preserve">Increment operators, decrement </w:t>
      </w:r>
    </w:p>
    <w:p w14:paraId="678B9B94" w14:textId="6B74FA18" w:rsidR="00E45BA5" w:rsidRDefault="009F0D14" w:rsidP="00411A5A">
      <w:r>
        <w:t>Bin</w:t>
      </w:r>
      <w:r w:rsidR="000D5BAC">
        <w:t>ary operators</w:t>
      </w:r>
      <w:r w:rsidR="00E45BA5">
        <w:t xml:space="preserve"> </w:t>
      </w:r>
      <w:r w:rsidR="00E45BA5">
        <w:sym w:font="Wingdings" w:char="F0E8"/>
      </w:r>
      <w:r w:rsidR="00E45BA5">
        <w:t xml:space="preserve"> two </w:t>
      </w:r>
      <w:proofErr w:type="gramStart"/>
      <w:r w:rsidR="005B3599">
        <w:t>operands</w:t>
      </w:r>
      <w:proofErr w:type="gramEnd"/>
      <w:r w:rsidR="005B3599">
        <w:t xml:space="preserve"> </w:t>
      </w:r>
      <w:r w:rsidR="00E45BA5">
        <w:t>operators</w:t>
      </w:r>
    </w:p>
    <w:p w14:paraId="5DAE14FD" w14:textId="7C4ACDC7" w:rsidR="00184083" w:rsidRDefault="00E45BA5" w:rsidP="00411A5A">
      <w:r>
        <w:tab/>
        <w:t xml:space="preserve">Arithmetic </w:t>
      </w:r>
      <w:r w:rsidR="00184083">
        <w:t xml:space="preserve">relational, </w:t>
      </w:r>
      <w:proofErr w:type="gramStart"/>
      <w:r w:rsidR="00184083">
        <w:t>logical ,</w:t>
      </w:r>
      <w:proofErr w:type="gramEnd"/>
      <w:r w:rsidR="00184083">
        <w:t xml:space="preserve"> assignment </w:t>
      </w:r>
      <w:proofErr w:type="spellStart"/>
      <w:r w:rsidR="00184083">
        <w:t>comcate</w:t>
      </w:r>
      <w:proofErr w:type="spellEnd"/>
    </w:p>
    <w:p w14:paraId="6FC8ABF2" w14:textId="3056E137" w:rsidR="002D60A2" w:rsidRDefault="000D5BAC" w:rsidP="002D60A2">
      <w:r>
        <w:t>Ternary operators</w:t>
      </w:r>
      <w:r w:rsidR="00184083">
        <w:t xml:space="preserve"> </w:t>
      </w:r>
      <w:r w:rsidR="00184083">
        <w:sym w:font="Wingdings" w:char="F0E8"/>
      </w:r>
      <w:r w:rsidR="00184083">
        <w:t xml:space="preserve"> three </w:t>
      </w:r>
      <w:proofErr w:type="gramStart"/>
      <w:r w:rsidR="00184083">
        <w:t>opera</w:t>
      </w:r>
      <w:r w:rsidR="005B3599">
        <w:t>nds</w:t>
      </w:r>
      <w:proofErr w:type="gramEnd"/>
      <w:r w:rsidR="005B3599">
        <w:t xml:space="preserve"> operators</w:t>
      </w:r>
    </w:p>
    <w:p w14:paraId="3A16F5CC" w14:textId="14286F6D" w:rsidR="00821EDC" w:rsidRDefault="00821EDC" w:rsidP="002D60A2"/>
    <w:p w14:paraId="4ADB7A3E" w14:textId="77777777" w:rsidR="00AC0BCA" w:rsidRPr="005100BB" w:rsidRDefault="00AC0BCA" w:rsidP="002D60A2"/>
    <w:sectPr w:rsidR="00AC0BCA" w:rsidRPr="00510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5C0A5E" w14:textId="77777777" w:rsidR="002A149D" w:rsidRDefault="002A149D" w:rsidP="00404ABE">
      <w:pPr>
        <w:spacing w:after="0" w:line="240" w:lineRule="auto"/>
      </w:pPr>
      <w:r>
        <w:separator/>
      </w:r>
    </w:p>
  </w:endnote>
  <w:endnote w:type="continuationSeparator" w:id="0">
    <w:p w14:paraId="7612F47A" w14:textId="77777777" w:rsidR="002A149D" w:rsidRDefault="002A149D" w:rsidP="00404ABE">
      <w:pPr>
        <w:spacing w:after="0" w:line="240" w:lineRule="auto"/>
      </w:pPr>
      <w:r>
        <w:continuationSeparator/>
      </w:r>
    </w:p>
  </w:endnote>
  <w:endnote w:type="continuationNotice" w:id="1">
    <w:p w14:paraId="5875EAF6" w14:textId="77777777" w:rsidR="002A149D" w:rsidRDefault="002A14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C298E" w14:textId="77777777" w:rsidR="002A149D" w:rsidRDefault="002A149D" w:rsidP="00404ABE">
      <w:pPr>
        <w:spacing w:after="0" w:line="240" w:lineRule="auto"/>
      </w:pPr>
      <w:r>
        <w:separator/>
      </w:r>
    </w:p>
  </w:footnote>
  <w:footnote w:type="continuationSeparator" w:id="0">
    <w:p w14:paraId="26289384" w14:textId="77777777" w:rsidR="002A149D" w:rsidRDefault="002A149D" w:rsidP="00404ABE">
      <w:pPr>
        <w:spacing w:after="0" w:line="240" w:lineRule="auto"/>
      </w:pPr>
      <w:r>
        <w:continuationSeparator/>
      </w:r>
    </w:p>
  </w:footnote>
  <w:footnote w:type="continuationNotice" w:id="1">
    <w:p w14:paraId="650648A6" w14:textId="77777777" w:rsidR="002A149D" w:rsidRDefault="002A149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50CDD"/>
    <w:multiLevelType w:val="hybridMultilevel"/>
    <w:tmpl w:val="6AC0E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B2932"/>
    <w:multiLevelType w:val="hybridMultilevel"/>
    <w:tmpl w:val="1742C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E5C47"/>
    <w:multiLevelType w:val="hybridMultilevel"/>
    <w:tmpl w:val="DBB2B5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FA0F89"/>
    <w:multiLevelType w:val="hybridMultilevel"/>
    <w:tmpl w:val="440613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EF21DE"/>
    <w:multiLevelType w:val="hybridMultilevel"/>
    <w:tmpl w:val="0A5CC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818F8"/>
    <w:multiLevelType w:val="hybridMultilevel"/>
    <w:tmpl w:val="739EDA5A"/>
    <w:lvl w:ilvl="0" w:tplc="9E7A3BB8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386BFF"/>
    <w:multiLevelType w:val="hybridMultilevel"/>
    <w:tmpl w:val="E1B0C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229AD"/>
    <w:multiLevelType w:val="hybridMultilevel"/>
    <w:tmpl w:val="2B3A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EF1EA8"/>
    <w:multiLevelType w:val="hybridMultilevel"/>
    <w:tmpl w:val="694ACC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065447"/>
    <w:multiLevelType w:val="hybridMultilevel"/>
    <w:tmpl w:val="F45E6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9937E7"/>
    <w:multiLevelType w:val="hybridMultilevel"/>
    <w:tmpl w:val="DA1AD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5086D"/>
    <w:multiLevelType w:val="hybridMultilevel"/>
    <w:tmpl w:val="CA583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20903">
    <w:abstractNumId w:val="6"/>
  </w:num>
  <w:num w:numId="2" w16cid:durableId="361520422">
    <w:abstractNumId w:val="5"/>
  </w:num>
  <w:num w:numId="3" w16cid:durableId="1886603510">
    <w:abstractNumId w:val="7"/>
  </w:num>
  <w:num w:numId="4" w16cid:durableId="1393458917">
    <w:abstractNumId w:val="10"/>
  </w:num>
  <w:num w:numId="5" w16cid:durableId="1554586768">
    <w:abstractNumId w:val="11"/>
  </w:num>
  <w:num w:numId="6" w16cid:durableId="2042509538">
    <w:abstractNumId w:val="9"/>
  </w:num>
  <w:num w:numId="7" w16cid:durableId="1985162703">
    <w:abstractNumId w:val="1"/>
  </w:num>
  <w:num w:numId="8" w16cid:durableId="1502503769">
    <w:abstractNumId w:val="0"/>
  </w:num>
  <w:num w:numId="9" w16cid:durableId="1635407876">
    <w:abstractNumId w:val="8"/>
  </w:num>
  <w:num w:numId="10" w16cid:durableId="466894085">
    <w:abstractNumId w:val="3"/>
  </w:num>
  <w:num w:numId="11" w16cid:durableId="1032264740">
    <w:abstractNumId w:val="4"/>
  </w:num>
  <w:num w:numId="12" w16cid:durableId="1602378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4A"/>
    <w:rsid w:val="00001FE1"/>
    <w:rsid w:val="000A09A0"/>
    <w:rsid w:val="000D5BAC"/>
    <w:rsid w:val="00146F81"/>
    <w:rsid w:val="00164BDC"/>
    <w:rsid w:val="00184083"/>
    <w:rsid w:val="001F01A9"/>
    <w:rsid w:val="00217D8D"/>
    <w:rsid w:val="00244B78"/>
    <w:rsid w:val="002A149D"/>
    <w:rsid w:val="002A1D3B"/>
    <w:rsid w:val="002D60A2"/>
    <w:rsid w:val="002D7ED3"/>
    <w:rsid w:val="002E120F"/>
    <w:rsid w:val="002F3BDF"/>
    <w:rsid w:val="00311369"/>
    <w:rsid w:val="003D7D70"/>
    <w:rsid w:val="00404ABE"/>
    <w:rsid w:val="00411A5A"/>
    <w:rsid w:val="00424DD4"/>
    <w:rsid w:val="004278D2"/>
    <w:rsid w:val="004429EB"/>
    <w:rsid w:val="00443881"/>
    <w:rsid w:val="004549F6"/>
    <w:rsid w:val="004766EE"/>
    <w:rsid w:val="004851D6"/>
    <w:rsid w:val="004B4189"/>
    <w:rsid w:val="004B755B"/>
    <w:rsid w:val="004F40D6"/>
    <w:rsid w:val="005100BB"/>
    <w:rsid w:val="00515137"/>
    <w:rsid w:val="0054633A"/>
    <w:rsid w:val="005561C2"/>
    <w:rsid w:val="005B19D8"/>
    <w:rsid w:val="005B3599"/>
    <w:rsid w:val="005D2A52"/>
    <w:rsid w:val="006145FB"/>
    <w:rsid w:val="006A6BD6"/>
    <w:rsid w:val="00724B48"/>
    <w:rsid w:val="00736706"/>
    <w:rsid w:val="00760A2F"/>
    <w:rsid w:val="00760ACD"/>
    <w:rsid w:val="007757C2"/>
    <w:rsid w:val="00796439"/>
    <w:rsid w:val="007E79C5"/>
    <w:rsid w:val="00821EDC"/>
    <w:rsid w:val="00835769"/>
    <w:rsid w:val="00875F58"/>
    <w:rsid w:val="008D6BAE"/>
    <w:rsid w:val="0091016F"/>
    <w:rsid w:val="009253E7"/>
    <w:rsid w:val="00930D69"/>
    <w:rsid w:val="00972EB6"/>
    <w:rsid w:val="00977B64"/>
    <w:rsid w:val="00983125"/>
    <w:rsid w:val="00993231"/>
    <w:rsid w:val="009C244A"/>
    <w:rsid w:val="009D684C"/>
    <w:rsid w:val="009F0D14"/>
    <w:rsid w:val="00A235AD"/>
    <w:rsid w:val="00A402E8"/>
    <w:rsid w:val="00A40654"/>
    <w:rsid w:val="00A60EC7"/>
    <w:rsid w:val="00AC0BCA"/>
    <w:rsid w:val="00AC774F"/>
    <w:rsid w:val="00AE4CD1"/>
    <w:rsid w:val="00B02BA7"/>
    <w:rsid w:val="00B56B8B"/>
    <w:rsid w:val="00B8625F"/>
    <w:rsid w:val="00BA45A5"/>
    <w:rsid w:val="00BC722A"/>
    <w:rsid w:val="00C54A32"/>
    <w:rsid w:val="00C55C0F"/>
    <w:rsid w:val="00C75EC6"/>
    <w:rsid w:val="00C8085D"/>
    <w:rsid w:val="00CA2733"/>
    <w:rsid w:val="00CA350F"/>
    <w:rsid w:val="00D00005"/>
    <w:rsid w:val="00D06497"/>
    <w:rsid w:val="00D268A2"/>
    <w:rsid w:val="00D3478A"/>
    <w:rsid w:val="00D421D7"/>
    <w:rsid w:val="00D476AC"/>
    <w:rsid w:val="00D6172D"/>
    <w:rsid w:val="00D65772"/>
    <w:rsid w:val="00D941E2"/>
    <w:rsid w:val="00D9609C"/>
    <w:rsid w:val="00DB60F4"/>
    <w:rsid w:val="00E45BA5"/>
    <w:rsid w:val="00E5123F"/>
    <w:rsid w:val="00E8631A"/>
    <w:rsid w:val="00EB3716"/>
    <w:rsid w:val="00EC4773"/>
    <w:rsid w:val="00EC7DC7"/>
    <w:rsid w:val="00EF761E"/>
    <w:rsid w:val="00F03492"/>
    <w:rsid w:val="00F42247"/>
    <w:rsid w:val="00F7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4151"/>
  <w15:chartTrackingRefBased/>
  <w15:docId w15:val="{FA063F7F-55A0-4603-9BFA-09739F7B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D69"/>
  </w:style>
  <w:style w:type="paragraph" w:styleId="Heading1">
    <w:name w:val="heading 1"/>
    <w:basedOn w:val="Normal"/>
    <w:next w:val="Normal"/>
    <w:link w:val="Heading1Char"/>
    <w:uiPriority w:val="9"/>
    <w:qFormat/>
    <w:rsid w:val="009C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ABE"/>
  </w:style>
  <w:style w:type="paragraph" w:styleId="Footer">
    <w:name w:val="footer"/>
    <w:basedOn w:val="Normal"/>
    <w:link w:val="FooterChar"/>
    <w:uiPriority w:val="99"/>
    <w:unhideWhenUsed/>
    <w:rsid w:val="00404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ABE"/>
  </w:style>
  <w:style w:type="table" w:styleId="TableGrid">
    <w:name w:val="Table Grid"/>
    <w:basedOn w:val="TableNormal"/>
    <w:uiPriority w:val="39"/>
    <w:rsid w:val="00BC7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02087-C9C7-4A58-804A-99E65AD95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MAHILANG</dc:creator>
  <cp:keywords/>
  <dc:description/>
  <cp:lastModifiedBy>HARSH MAHILANG</cp:lastModifiedBy>
  <cp:revision>77</cp:revision>
  <dcterms:created xsi:type="dcterms:W3CDTF">2024-09-30T11:06:00Z</dcterms:created>
  <dcterms:modified xsi:type="dcterms:W3CDTF">2024-10-06T16:58:00Z</dcterms:modified>
</cp:coreProperties>
</file>